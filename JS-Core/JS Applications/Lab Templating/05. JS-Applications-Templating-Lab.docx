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864" w:rsidRDefault="00210F00" w:rsidP="007D0864">
      <w:pPr>
        <w:pStyle w:val="1"/>
      </w:pPr>
      <w:bookmarkStart w:id="0" w:name="_GoBack"/>
      <w:bookmarkEnd w:id="0"/>
      <w:r>
        <w:t xml:space="preserve">Lab: </w:t>
      </w:r>
      <w:proofErr w:type="spellStart"/>
      <w:r>
        <w:t>Templating</w:t>
      </w:r>
      <w:proofErr w:type="spellEnd"/>
    </w:p>
    <w:p w:rsidR="007D0864" w:rsidRPr="007D0864" w:rsidRDefault="007D0864" w:rsidP="007D0864">
      <w:r w:rsidRPr="00BF05ED">
        <w:rPr>
          <w:sz w:val="24"/>
          <w:szCs w:val="24"/>
        </w:rPr>
        <w:t xml:space="preserve">Problems for in-class lab for the </w:t>
      </w:r>
      <w:hyperlink r:id="rId8" w:history="1">
        <w:r w:rsidRPr="00BF05ED">
          <w:rPr>
            <w:rStyle w:val="a9"/>
            <w:sz w:val="24"/>
            <w:szCs w:val="24"/>
          </w:rPr>
          <w:t xml:space="preserve">"JavaScript </w:t>
        </w:r>
        <w:r>
          <w:rPr>
            <w:rStyle w:val="a9"/>
            <w:sz w:val="24"/>
            <w:szCs w:val="24"/>
          </w:rPr>
          <w:t>Applications</w:t>
        </w:r>
        <w:r w:rsidRPr="00BF05ED">
          <w:rPr>
            <w:rStyle w:val="a9"/>
            <w:sz w:val="24"/>
            <w:szCs w:val="24"/>
          </w:rPr>
          <w:t>" course @ SoftUni</w:t>
        </w:r>
      </w:hyperlink>
      <w:r w:rsidRPr="00BF05ED">
        <w:rPr>
          <w:sz w:val="24"/>
          <w:szCs w:val="24"/>
        </w:rPr>
        <w:t xml:space="preserve">. </w:t>
      </w:r>
    </w:p>
    <w:p w:rsidR="00210F00" w:rsidRDefault="00210F00" w:rsidP="00210F00">
      <w:pPr>
        <w:pStyle w:val="2"/>
      </w:pPr>
      <w:r>
        <w:t>Contacts Book</w:t>
      </w:r>
    </w:p>
    <w:p w:rsidR="00210F00" w:rsidRDefault="00210F00" w:rsidP="00210F00">
      <w:r>
        <w:t xml:space="preserve">Create </w:t>
      </w:r>
      <w:r w:rsidR="00453B37">
        <w:t xml:space="preserve">a </w:t>
      </w:r>
      <w:r>
        <w:t xml:space="preserve">simple page containing some cards with contacts. Each card should have a </w:t>
      </w:r>
      <w:r w:rsidRPr="000B76D4">
        <w:rPr>
          <w:b/>
        </w:rPr>
        <w:t>name</w:t>
      </w:r>
      <w:r>
        <w:t xml:space="preserve"> and a </w:t>
      </w:r>
      <w:r w:rsidRPr="000B76D4">
        <w:rPr>
          <w:b/>
        </w:rPr>
        <w:t xml:space="preserve">button </w:t>
      </w:r>
      <w:r w:rsidRPr="000B76D4">
        <w:rPr>
          <w:rFonts w:ascii="Consolas" w:hAnsi="Consolas"/>
          <w:b/>
        </w:rPr>
        <w:t>"Details"</w:t>
      </w:r>
      <w:r>
        <w:t xml:space="preserve">. Each time the button is pressed, you have to </w:t>
      </w:r>
      <w:r w:rsidRPr="000B76D4">
        <w:rPr>
          <w:b/>
        </w:rPr>
        <w:t>toggle a div</w:t>
      </w:r>
      <w:r>
        <w:t xml:space="preserve"> containing more detailed information about the c</w:t>
      </w:r>
      <w:r w:rsidR="00453B37">
        <w:t>orresponding</w:t>
      </w:r>
      <w:r>
        <w:t xml:space="preserve"> contact.</w:t>
      </w:r>
    </w:p>
    <w:p w:rsidR="00210F00" w:rsidRDefault="00210F00" w:rsidP="00210F00">
      <w:r>
        <w:t xml:space="preserve">You will be provided with the </w:t>
      </w:r>
      <w:r w:rsidR="00453B37">
        <w:rPr>
          <w:b/>
        </w:rPr>
        <w:t>HTML</w:t>
      </w:r>
      <w:r w:rsidRPr="000B76D4">
        <w:rPr>
          <w:b/>
        </w:rPr>
        <w:t xml:space="preserve">, </w:t>
      </w:r>
      <w:r w:rsidR="00453B37">
        <w:rPr>
          <w:b/>
        </w:rPr>
        <w:t>CSS</w:t>
      </w:r>
      <w:r w:rsidR="00453B37">
        <w:t xml:space="preserve"> </w:t>
      </w:r>
      <w:r>
        <w:t xml:space="preserve">and a </w:t>
      </w:r>
      <w:r w:rsidR="00453B37">
        <w:rPr>
          <w:b/>
        </w:rPr>
        <w:t>J</w:t>
      </w:r>
      <w:r w:rsidR="000B76D4" w:rsidRPr="000B76D4">
        <w:rPr>
          <w:b/>
        </w:rPr>
        <w:t>ava</w:t>
      </w:r>
      <w:r w:rsidR="00453B37">
        <w:rPr>
          <w:b/>
        </w:rPr>
        <w:t>S</w:t>
      </w:r>
      <w:r w:rsidR="000B76D4" w:rsidRPr="000B76D4">
        <w:rPr>
          <w:b/>
        </w:rPr>
        <w:t>cript</w:t>
      </w:r>
      <w:r w:rsidR="000B76D4">
        <w:t xml:space="preserve"> </w:t>
      </w:r>
      <w:r>
        <w:t>file with all the contacts</w:t>
      </w:r>
      <w:r w:rsidR="00453B37">
        <w:t xml:space="preserve"> data</w:t>
      </w:r>
      <w:r>
        <w:t xml:space="preserve">. You have to create </w:t>
      </w:r>
      <w:r w:rsidR="00951E13">
        <w:t xml:space="preserve">a </w:t>
      </w:r>
      <w:r w:rsidRPr="000B76D4">
        <w:rPr>
          <w:b/>
        </w:rPr>
        <w:t>separate template</w:t>
      </w:r>
      <w:r>
        <w:t xml:space="preserve"> for </w:t>
      </w:r>
      <w:r w:rsidR="000B76D4">
        <w:t>the</w:t>
      </w:r>
      <w:r>
        <w:t xml:space="preserve"> contact card</w:t>
      </w:r>
      <w:r w:rsidR="000B76D4">
        <w:t>s</w:t>
      </w:r>
      <w:r>
        <w:t xml:space="preserve"> and display all of them on the main page. At the end, the page should look like this:</w:t>
      </w:r>
    </w:p>
    <w:p w:rsidR="00210F00" w:rsidRDefault="00210F00" w:rsidP="000C506D">
      <w:pPr>
        <w:jc w:val="center"/>
      </w:pPr>
      <w:r>
        <w:rPr>
          <w:noProof/>
        </w:rPr>
        <w:drawing>
          <wp:inline distT="0" distB="0" distL="0" distR="0" wp14:anchorId="1DC7CA5F" wp14:editId="14AB71D6">
            <wp:extent cx="4076692" cy="1978969"/>
            <wp:effectExtent l="19050" t="19050" r="19685" b="215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B24" w:rsidRDefault="000B76D4" w:rsidP="000C506D">
      <w:pPr>
        <w:jc w:val="center"/>
      </w:pPr>
      <w:r>
        <w:rPr>
          <w:noProof/>
        </w:rPr>
        <w:drawing>
          <wp:inline distT="0" distB="0" distL="0" distR="0" wp14:anchorId="3B88810D" wp14:editId="7ECBA3B7">
            <wp:extent cx="4062514" cy="2708486"/>
            <wp:effectExtent l="19050" t="19050" r="14605" b="158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B24" w:rsidRDefault="00EA0B24" w:rsidP="000C506D">
      <w:pPr>
        <w:jc w:val="center"/>
      </w:pPr>
    </w:p>
    <w:p w:rsidR="00210F00" w:rsidRDefault="00210F00" w:rsidP="00210F00">
      <w:pPr>
        <w:pStyle w:val="3"/>
      </w:pPr>
      <w:r>
        <w:lastRenderedPageBreak/>
        <w:t>Hints</w:t>
      </w:r>
    </w:p>
    <w:p w:rsidR="00210F00" w:rsidRDefault="00210F00" w:rsidP="00210F00">
      <w:r>
        <w:t xml:space="preserve">First, let us </w:t>
      </w:r>
      <w:r w:rsidR="007D0864">
        <w:t xml:space="preserve">create a </w:t>
      </w:r>
      <w:r w:rsidR="007D0864" w:rsidRPr="000B76D4">
        <w:rPr>
          <w:b/>
        </w:rPr>
        <w:t>separate html file</w:t>
      </w:r>
      <w:r w:rsidR="007D0864">
        <w:t xml:space="preserve">, where we will put </w:t>
      </w:r>
      <w:r w:rsidR="007D0864" w:rsidRPr="000B76D4">
        <w:rPr>
          <w:b/>
        </w:rPr>
        <w:t>our contact cards</w:t>
      </w:r>
      <w:r w:rsidR="007D0864">
        <w:t>:</w:t>
      </w:r>
    </w:p>
    <w:p w:rsidR="007D0864" w:rsidRDefault="007D0864" w:rsidP="000C506D">
      <w:pPr>
        <w:jc w:val="center"/>
      </w:pPr>
      <w:r>
        <w:rPr>
          <w:noProof/>
        </w:rPr>
        <w:drawing>
          <wp:inline distT="0" distB="0" distL="0" distR="0" wp14:anchorId="3B88BEEA" wp14:editId="0810E084">
            <wp:extent cx="5128260" cy="2245182"/>
            <wp:effectExtent l="19050" t="19050" r="15240" b="22225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337" cy="2247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864" w:rsidRDefault="00EA0B24" w:rsidP="007D0864">
      <w:pPr>
        <w:pStyle w:val="ac"/>
        <w:numPr>
          <w:ilvl w:val="0"/>
          <w:numId w:val="18"/>
        </w:numPr>
      </w:pPr>
      <w:r>
        <w:t>W</w:t>
      </w:r>
      <w:r w:rsidR="007D0864">
        <w:t xml:space="preserve">e </w:t>
      </w:r>
      <w:r w:rsidR="007D0864" w:rsidRPr="000B76D4">
        <w:rPr>
          <w:b/>
        </w:rPr>
        <w:t>loop through all the contacts</w:t>
      </w:r>
      <w:r w:rsidR="007D0864">
        <w:t xml:space="preserve"> </w:t>
      </w:r>
      <w:r>
        <w:t xml:space="preserve">and </w:t>
      </w:r>
      <w:r w:rsidR="007D0864">
        <w:t xml:space="preserve">we </w:t>
      </w:r>
      <w:r w:rsidR="007D0864" w:rsidRPr="000B76D4">
        <w:rPr>
          <w:b/>
        </w:rPr>
        <w:t>render the data</w:t>
      </w:r>
      <w:r w:rsidR="007D0864">
        <w:t xml:space="preserve"> about </w:t>
      </w:r>
      <w:r w:rsidR="00ED42D3">
        <w:t>each</w:t>
      </w:r>
      <w:r w:rsidR="007D0864">
        <w:t xml:space="preserve"> </w:t>
      </w:r>
      <w:r w:rsidR="005F24BB">
        <w:t>of them</w:t>
      </w:r>
    </w:p>
    <w:p w:rsidR="007D0864" w:rsidRDefault="007D0864" w:rsidP="007D0864">
      <w:pPr>
        <w:pStyle w:val="ac"/>
        <w:numPr>
          <w:ilvl w:val="0"/>
          <w:numId w:val="18"/>
        </w:numPr>
      </w:pPr>
      <w:r>
        <w:t xml:space="preserve">We attach a function called </w:t>
      </w:r>
      <w:proofErr w:type="spellStart"/>
      <w:r w:rsidRPr="000B76D4">
        <w:rPr>
          <w:rFonts w:ascii="Consolas" w:hAnsi="Consolas"/>
          <w:b/>
        </w:rPr>
        <w:t>showDetails</w:t>
      </w:r>
      <w:proofErr w:type="spellEnd"/>
      <w:r w:rsidR="00EA0B24">
        <w:rPr>
          <w:rFonts w:ascii="Consolas" w:hAnsi="Consolas"/>
          <w:b/>
        </w:rPr>
        <w:t>()</w:t>
      </w:r>
      <w:r w:rsidR="00EA0B24" w:rsidRPr="000C506D">
        <w:t xml:space="preserve"> </w:t>
      </w:r>
      <w:r w:rsidR="00165DDD">
        <w:t>as a click</w:t>
      </w:r>
      <w:r w:rsidR="00114AAA">
        <w:t xml:space="preserve"> event handler to each [</w:t>
      </w:r>
      <w:r w:rsidR="00114AAA" w:rsidRPr="000C506D">
        <w:rPr>
          <w:rStyle w:val="CodeChar"/>
        </w:rPr>
        <w:t>Details</w:t>
      </w:r>
      <w:r w:rsidR="00114AAA">
        <w:t>] button</w:t>
      </w:r>
    </w:p>
    <w:p w:rsidR="007D0864" w:rsidRDefault="007D0864" w:rsidP="007D0864">
      <w:r>
        <w:t xml:space="preserve">The next step is to </w:t>
      </w:r>
      <w:r w:rsidR="00B10DC3">
        <w:t xml:space="preserve">create the functionality for </w:t>
      </w:r>
      <w:r>
        <w:t>display</w:t>
      </w:r>
      <w:r w:rsidR="00B10DC3">
        <w:t>ing</w:t>
      </w:r>
      <w:r>
        <w:t xml:space="preserve"> all cards</w:t>
      </w:r>
      <w:r w:rsidR="00524ABC">
        <w:t>.</w:t>
      </w:r>
      <w:r w:rsidR="00B61B54">
        <w:t xml:space="preserve"> Create a file </w:t>
      </w:r>
      <w:r w:rsidR="00BD5619">
        <w:t>-</w:t>
      </w:r>
      <w:r w:rsidR="00B61B54" w:rsidRPr="000C506D">
        <w:t xml:space="preserve"> </w:t>
      </w:r>
      <w:r w:rsidR="00B61B54" w:rsidRPr="00467AC7">
        <w:rPr>
          <w:rStyle w:val="CodeChar"/>
        </w:rPr>
        <w:t>renderContacts.js</w:t>
      </w:r>
    </w:p>
    <w:p w:rsidR="007D0864" w:rsidRDefault="007D0864" w:rsidP="000C506D">
      <w:pPr>
        <w:jc w:val="center"/>
      </w:pPr>
      <w:r>
        <w:rPr>
          <w:noProof/>
        </w:rPr>
        <w:drawing>
          <wp:inline distT="0" distB="0" distL="0" distR="0" wp14:anchorId="66FC5DBF" wp14:editId="7AA552B5">
            <wp:extent cx="4724400" cy="2567940"/>
            <wp:effectExtent l="19050" t="19050" r="19050" b="2286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67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864" w:rsidRDefault="008C4CBE" w:rsidP="007D0864">
      <w:pPr>
        <w:pStyle w:val="ac"/>
        <w:numPr>
          <w:ilvl w:val="0"/>
          <w:numId w:val="19"/>
        </w:numPr>
      </w:pPr>
      <w:r>
        <w:t>C</w:t>
      </w:r>
      <w:r w:rsidR="007D0864">
        <w:t xml:space="preserve">reate a function that gets our </w:t>
      </w:r>
      <w:r w:rsidR="007D0864" w:rsidRPr="000B76D4">
        <w:rPr>
          <w:rFonts w:ascii="Consolas" w:hAnsi="Consolas"/>
          <w:b/>
        </w:rPr>
        <w:t>contactTemplate.html</w:t>
      </w:r>
      <w:r w:rsidR="007D0864">
        <w:t xml:space="preserve"> file</w:t>
      </w:r>
    </w:p>
    <w:p w:rsidR="007D0864" w:rsidRDefault="00BE7DF8" w:rsidP="007D0864">
      <w:pPr>
        <w:pStyle w:val="ac"/>
        <w:numPr>
          <w:ilvl w:val="0"/>
          <w:numId w:val="19"/>
        </w:numPr>
      </w:pPr>
      <w:r>
        <w:t>Pass</w:t>
      </w:r>
      <w:r w:rsidR="007D0864">
        <w:t xml:space="preserve"> </w:t>
      </w:r>
      <w:r w:rsidR="00504F1B" w:rsidRPr="000C506D">
        <w:t xml:space="preserve">the </w:t>
      </w:r>
      <w:r w:rsidR="007D0864" w:rsidRPr="000C506D">
        <w:rPr>
          <w:rStyle w:val="CodeChar"/>
        </w:rPr>
        <w:t>contacts</w:t>
      </w:r>
      <w:r w:rsidR="007D0864">
        <w:t xml:space="preserve"> </w:t>
      </w:r>
      <w:r w:rsidR="00504F1B">
        <w:t xml:space="preserve">variable </w:t>
      </w:r>
      <w:r w:rsidR="007D0864">
        <w:t>to the context</w:t>
      </w:r>
    </w:p>
    <w:p w:rsidR="007D0864" w:rsidRPr="000B76D4" w:rsidRDefault="00BE7DF8" w:rsidP="007D0864">
      <w:pPr>
        <w:pStyle w:val="ac"/>
        <w:numPr>
          <w:ilvl w:val="0"/>
          <w:numId w:val="19"/>
        </w:numPr>
        <w:rPr>
          <w:b/>
        </w:rPr>
      </w:pPr>
      <w:r>
        <w:t>C</w:t>
      </w:r>
      <w:r w:rsidR="007D0864">
        <w:t xml:space="preserve">reate the </w:t>
      </w:r>
      <w:r w:rsidR="007D0864" w:rsidRPr="000B76D4">
        <w:rPr>
          <w:b/>
        </w:rPr>
        <w:t>template</w:t>
      </w:r>
    </w:p>
    <w:p w:rsidR="007D0864" w:rsidRPr="000B76D4" w:rsidRDefault="00DB3E3B" w:rsidP="007D0864">
      <w:pPr>
        <w:pStyle w:val="ac"/>
        <w:numPr>
          <w:ilvl w:val="0"/>
          <w:numId w:val="19"/>
        </w:numPr>
        <w:rPr>
          <w:b/>
        </w:rPr>
      </w:pPr>
      <w:r>
        <w:t>G</w:t>
      </w:r>
      <w:r w:rsidR="007D0864">
        <w:t xml:space="preserve">et </w:t>
      </w:r>
      <w:r>
        <w:t xml:space="preserve">the </w:t>
      </w:r>
      <w:r w:rsidR="007D0864" w:rsidRPr="000C506D">
        <w:rPr>
          <w:rStyle w:val="CodeChar"/>
        </w:rPr>
        <w:t>div</w:t>
      </w:r>
      <w:r w:rsidR="007D0864" w:rsidRPr="000B76D4">
        <w:rPr>
          <w:b/>
        </w:rPr>
        <w:t xml:space="preserve"> </w:t>
      </w:r>
      <w:r w:rsidR="007D0864">
        <w:t xml:space="preserve">and fill it with the </w:t>
      </w:r>
      <w:r w:rsidR="007D0864" w:rsidRPr="000B76D4">
        <w:rPr>
          <w:b/>
        </w:rPr>
        <w:t xml:space="preserve">compiled </w:t>
      </w:r>
      <w:r>
        <w:rPr>
          <w:b/>
        </w:rPr>
        <w:t>HTML</w:t>
      </w:r>
    </w:p>
    <w:p w:rsidR="007D0864" w:rsidRPr="00210F00" w:rsidRDefault="00576A64" w:rsidP="00210F00">
      <w:pPr>
        <w:pStyle w:val="ac"/>
        <w:numPr>
          <w:ilvl w:val="0"/>
          <w:numId w:val="19"/>
        </w:numPr>
      </w:pPr>
      <w:r>
        <w:t>C</w:t>
      </w:r>
      <w:r w:rsidR="007D0864">
        <w:t xml:space="preserve">reate </w:t>
      </w:r>
      <w:r w:rsidR="00072193">
        <w:t xml:space="preserve">the </w:t>
      </w:r>
      <w:proofErr w:type="spellStart"/>
      <w:r w:rsidR="007D0864" w:rsidRPr="000B76D4">
        <w:rPr>
          <w:rFonts w:ascii="Consolas" w:hAnsi="Consolas"/>
          <w:b/>
        </w:rPr>
        <w:t>showDetails</w:t>
      </w:r>
      <w:proofErr w:type="spellEnd"/>
      <w:r w:rsidR="00730FEB">
        <w:rPr>
          <w:rFonts w:ascii="Consolas" w:hAnsi="Consolas"/>
          <w:b/>
        </w:rPr>
        <w:t>()</w:t>
      </w:r>
      <w:r w:rsidR="007D0864" w:rsidRPr="000C506D">
        <w:t xml:space="preserve"> </w:t>
      </w:r>
      <w:r w:rsidR="007D0864">
        <w:t>function which toggles the detailed info</w:t>
      </w:r>
    </w:p>
    <w:sectPr w:rsidR="007D0864" w:rsidRPr="00210F00">
      <w:footerReference w:type="default" r:id="rId13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5DB1" w:rsidRDefault="00145DB1" w:rsidP="000B76D4">
      <w:pPr>
        <w:spacing w:before="0" w:after="0" w:line="240" w:lineRule="auto"/>
      </w:pPr>
      <w:r>
        <w:separator/>
      </w:r>
    </w:p>
  </w:endnote>
  <w:endnote w:type="continuationSeparator" w:id="0">
    <w:p w:rsidR="00145DB1" w:rsidRDefault="00145DB1" w:rsidP="000B76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76D4" w:rsidRPr="00AC77AD" w:rsidRDefault="000B76D4" w:rsidP="007C2AE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9E7752C" wp14:editId="6F86F83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7ED5104" wp14:editId="5649C3D2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66EA200F" wp14:editId="3EDCD84F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01900B66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632804" wp14:editId="2C02E8B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0B76D4" w:rsidRPr="008C2B83" w:rsidRDefault="000B76D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C506D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ins w:id="1" w:author="Tanya Staneva" w:date="2019-03-13T14:50:00Z">
                            <w:r w:rsidR="000C506D">
                              <w:rPr>
                                <w:noProof/>
                                <w:sz w:val="18"/>
                                <w:szCs w:val="18"/>
                              </w:rPr>
                              <w:t>2</w:t>
                            </w:r>
                          </w:ins>
                          <w:del w:id="2" w:author="Tanya Staneva" w:date="2019-03-13T14:50:00Z">
                            <w:r w:rsidR="000C506D" w:rsidDel="000C506D">
                              <w:rPr>
                                <w:noProof/>
                                <w:sz w:val="18"/>
                                <w:szCs w:val="18"/>
                              </w:rPr>
                              <w:delText>3</w:delText>
                            </w:r>
                          </w:del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0B76D4" w:rsidRPr="008C2B83" w:rsidRDefault="000B76D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C506D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ins w:id="3" w:author="Tanya Staneva" w:date="2019-03-13T14:50:00Z">
                      <w:r w:rsidR="000C506D">
                        <w:rPr>
                          <w:noProof/>
                          <w:sz w:val="18"/>
                          <w:szCs w:val="18"/>
                        </w:rPr>
                        <w:t>2</w:t>
                      </w:r>
                    </w:ins>
                    <w:del w:id="4" w:author="Tanya Staneva" w:date="2019-03-13T14:50:00Z">
                      <w:r w:rsidR="000C506D" w:rsidDel="000C506D">
                        <w:rPr>
                          <w:noProof/>
                          <w:sz w:val="18"/>
                          <w:szCs w:val="18"/>
                        </w:rPr>
                        <w:delText>3</w:delText>
                      </w:r>
                    </w:del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6A65DFF" wp14:editId="3770A4E0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0B76D4" w:rsidRDefault="000B76D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0B76D4" w:rsidRDefault="000B76D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77209C7" wp14:editId="6CEE006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B76D4" w:rsidRDefault="000B76D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B76D4" w:rsidRDefault="000B76D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53D552" wp14:editId="742B8FB7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355305" wp14:editId="06BEC441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7BB87E" wp14:editId="2861B389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731489D" wp14:editId="48BB91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CC3C0B" wp14:editId="5C286010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FA3F80" wp14:editId="0262C461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147D87" wp14:editId="0720780B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3A9F9DE" wp14:editId="2AE37225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9ECDA1" wp14:editId="514391AC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385AD0" wp14:editId="1500A38C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0B76D4" w:rsidRDefault="000B76D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B76D4" w:rsidRDefault="000B76D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53D552" wp14:editId="742B8FB7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355305" wp14:editId="06BEC441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7BB87E" wp14:editId="2861B389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731489D" wp14:editId="48BB91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CC3C0B" wp14:editId="5C28601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FA3F80" wp14:editId="0262C461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147D87" wp14:editId="0720780B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3A9F9DE" wp14:editId="2AE37225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29ECDA1" wp14:editId="514391AC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385AD0" wp14:editId="1500A38C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0B76D4" w:rsidRDefault="000B76D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5DB1" w:rsidRDefault="00145DB1" w:rsidP="000B76D4">
      <w:pPr>
        <w:spacing w:before="0" w:after="0" w:line="240" w:lineRule="auto"/>
      </w:pPr>
      <w:r>
        <w:separator/>
      </w:r>
    </w:p>
  </w:footnote>
  <w:footnote w:type="continuationSeparator" w:id="0">
    <w:p w:rsidR="00145DB1" w:rsidRDefault="00145DB1" w:rsidP="000B76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13629B"/>
    <w:multiLevelType w:val="hybridMultilevel"/>
    <w:tmpl w:val="4942B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2"/>
  </w:num>
  <w:num w:numId="4">
    <w:abstractNumId w:val="13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5"/>
  </w:num>
  <w:num w:numId="10">
    <w:abstractNumId w:val="15"/>
  </w:num>
  <w:num w:numId="11">
    <w:abstractNumId w:val="16"/>
  </w:num>
  <w:num w:numId="12">
    <w:abstractNumId w:val="10"/>
  </w:num>
  <w:num w:numId="13">
    <w:abstractNumId w:val="7"/>
  </w:num>
  <w:num w:numId="14">
    <w:abstractNumId w:val="11"/>
  </w:num>
  <w:num w:numId="15">
    <w:abstractNumId w:val="18"/>
  </w:num>
  <w:num w:numId="16">
    <w:abstractNumId w:val="14"/>
  </w:num>
  <w:num w:numId="17">
    <w:abstractNumId w:val="3"/>
  </w:num>
  <w:num w:numId="18">
    <w:abstractNumId w:val="4"/>
  </w:num>
  <w:num w:numId="19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ntoniya Atanasova">
    <w15:presenceInfo w15:providerId="Windows Live" w15:userId="730d9dd902dfea8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linkStyles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886"/>
    <w:rsid w:val="00060D9E"/>
    <w:rsid w:val="00072193"/>
    <w:rsid w:val="000B76D4"/>
    <w:rsid w:val="000C506D"/>
    <w:rsid w:val="00114AAA"/>
    <w:rsid w:val="00145DB1"/>
    <w:rsid w:val="00165DDD"/>
    <w:rsid w:val="00210F00"/>
    <w:rsid w:val="002267FA"/>
    <w:rsid w:val="00260886"/>
    <w:rsid w:val="003F4A8F"/>
    <w:rsid w:val="00453B37"/>
    <w:rsid w:val="00504F1B"/>
    <w:rsid w:val="00524ABC"/>
    <w:rsid w:val="00576A64"/>
    <w:rsid w:val="005F24BB"/>
    <w:rsid w:val="006C3E92"/>
    <w:rsid w:val="00730FEB"/>
    <w:rsid w:val="00733F81"/>
    <w:rsid w:val="007D0864"/>
    <w:rsid w:val="008C4CBE"/>
    <w:rsid w:val="00951E13"/>
    <w:rsid w:val="009801CC"/>
    <w:rsid w:val="00B10DC3"/>
    <w:rsid w:val="00B61B54"/>
    <w:rsid w:val="00BD5619"/>
    <w:rsid w:val="00BE7DF8"/>
    <w:rsid w:val="00C37E59"/>
    <w:rsid w:val="00D40C92"/>
    <w:rsid w:val="00DB3E3B"/>
    <w:rsid w:val="00EA0B24"/>
    <w:rsid w:val="00ED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506D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0C506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0C506D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C506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506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506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0C506D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0C506D"/>
  </w:style>
  <w:style w:type="character" w:customStyle="1" w:styleId="10">
    <w:name w:val="Заглавие 1 Знак"/>
    <w:basedOn w:val="a0"/>
    <w:link w:val="1"/>
    <w:uiPriority w:val="9"/>
    <w:rsid w:val="000C506D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0C506D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0C506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0C506D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0C506D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0C5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C506D"/>
  </w:style>
  <w:style w:type="paragraph" w:styleId="a5">
    <w:name w:val="footer"/>
    <w:basedOn w:val="a"/>
    <w:link w:val="a6"/>
    <w:uiPriority w:val="99"/>
    <w:unhideWhenUsed/>
    <w:rsid w:val="000C5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C506D"/>
  </w:style>
  <w:style w:type="paragraph" w:styleId="a7">
    <w:name w:val="Balloon Text"/>
    <w:basedOn w:val="a"/>
    <w:link w:val="a8"/>
    <w:uiPriority w:val="99"/>
    <w:semiHidden/>
    <w:unhideWhenUsed/>
    <w:rsid w:val="000C5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0C506D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C506D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0C5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0C506D"/>
    <w:rPr>
      <w:b/>
      <w:bCs/>
    </w:rPr>
  </w:style>
  <w:style w:type="paragraph" w:styleId="ac">
    <w:name w:val="List Paragraph"/>
    <w:basedOn w:val="a"/>
    <w:link w:val="ad"/>
    <w:uiPriority w:val="34"/>
    <w:qFormat/>
    <w:rsid w:val="000C506D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0C506D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0C506D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0C506D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0C50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0C506D"/>
  </w:style>
  <w:style w:type="table" w:customStyle="1" w:styleId="TableGrid1">
    <w:name w:val="Table Grid1"/>
    <w:basedOn w:val="a1"/>
    <w:next w:val="af"/>
    <w:uiPriority w:val="59"/>
    <w:rsid w:val="000C50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0C506D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0C506D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C506D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0C506D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0C506D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C506D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C506D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506D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0C506D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0C506D"/>
  </w:style>
  <w:style w:type="character" w:customStyle="1" w:styleId="10">
    <w:name w:val="Заглавие 1 Знак"/>
    <w:basedOn w:val="a0"/>
    <w:link w:val="1"/>
    <w:uiPriority w:val="9"/>
    <w:rsid w:val="000C506D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0C506D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0C506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0C506D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0C506D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0C5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C506D"/>
  </w:style>
  <w:style w:type="paragraph" w:styleId="a5">
    <w:name w:val="footer"/>
    <w:basedOn w:val="a"/>
    <w:link w:val="a6"/>
    <w:uiPriority w:val="99"/>
    <w:unhideWhenUsed/>
    <w:rsid w:val="000C50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C506D"/>
  </w:style>
  <w:style w:type="paragraph" w:styleId="a7">
    <w:name w:val="Balloon Text"/>
    <w:basedOn w:val="a"/>
    <w:link w:val="a8"/>
    <w:uiPriority w:val="99"/>
    <w:semiHidden/>
    <w:unhideWhenUsed/>
    <w:rsid w:val="000C5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0C506D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C506D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0C50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0C506D"/>
    <w:rPr>
      <w:b/>
      <w:bCs/>
    </w:rPr>
  </w:style>
  <w:style w:type="paragraph" w:styleId="ac">
    <w:name w:val="List Paragraph"/>
    <w:basedOn w:val="a"/>
    <w:link w:val="ad"/>
    <w:uiPriority w:val="34"/>
    <w:qFormat/>
    <w:rsid w:val="000C506D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0C506D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0C506D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0C506D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0C50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0C506D"/>
  </w:style>
  <w:style w:type="table" w:customStyle="1" w:styleId="TableGrid1">
    <w:name w:val="Table Grid1"/>
    <w:basedOn w:val="a1"/>
    <w:next w:val="af"/>
    <w:uiPriority w:val="59"/>
    <w:rsid w:val="000C50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0C506D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0C50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pplications" TargetMode="External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7.png"/><Relationship Id="rId12" Type="http://schemas.openxmlformats.org/officeDocument/2006/relationships/image" Target="media/image1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5.png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40</TotalTime>
  <Pages>2</Pages>
  <Words>186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/>
  <dc:creator>Tanya Staneva</dc:creator>
  <cp:keywords>JavaScript, JS, ES6, ES2017, Sofware University, SoftUni, programming, coding, software development, education, training, course</cp:keywords>
  <dc:description>JavaScript Appications Course @ SoftUni - https://softuni.bg/courses/javascript-applications</dc:description>
  <cp:lastModifiedBy>Tanya Staneva</cp:lastModifiedBy>
  <cp:revision>26</cp:revision>
  <dcterms:created xsi:type="dcterms:W3CDTF">2019-03-01T14:01:00Z</dcterms:created>
  <dcterms:modified xsi:type="dcterms:W3CDTF">2019-03-13T12:50:00Z</dcterms:modified>
</cp:coreProperties>
</file>